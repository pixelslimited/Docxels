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Kept text, </w:t>
      </w:r>
      <w:ins w:id="1" w:author="Ada">
        <w:r>
          <w:t>added words</w:t>
        </w:r>
      </w:ins>
      <w:del w:id="2" w:author="Ada">
        <w:r>
          <w:delText>deleted words</w:delText>
        </w:r>
      </w:del>
      <w:r>
        <w:t>.</w:t>
      </w:r>
    </w:p>
  </w:body>
</w:document>
</file>